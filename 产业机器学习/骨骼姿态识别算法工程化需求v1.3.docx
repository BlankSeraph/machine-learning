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FB1F0" w14:textId="77777777" w:rsidR="001002A8" w:rsidRDefault="00407D6C" w:rsidP="00407D6C">
      <w:pPr>
        <w:pStyle w:val="1"/>
        <w:jc w:val="center"/>
      </w:pPr>
      <w:r>
        <w:rPr>
          <w:rFonts w:hint="eastAsia"/>
        </w:rPr>
        <w:t>骨骼姿态识别算法工程化需求</w:t>
      </w:r>
    </w:p>
    <w:p w14:paraId="22FA327C" w14:textId="77777777" w:rsidR="00FC40C5" w:rsidRDefault="00FC40C5" w:rsidP="00FC40C5">
      <w:pPr>
        <w:pStyle w:val="2"/>
      </w:pPr>
      <w:r>
        <w:rPr>
          <w:rFonts w:hint="eastAsia"/>
        </w:rPr>
        <w:t>总体描述</w:t>
      </w:r>
    </w:p>
    <w:p w14:paraId="736F80E8" w14:textId="5AB96DAC" w:rsidR="00407D6C" w:rsidRDefault="006547FC" w:rsidP="006547FC">
      <w:r>
        <w:rPr>
          <w:rFonts w:hint="eastAsia"/>
        </w:rPr>
        <w:t>1、</w:t>
      </w:r>
      <w:r w:rsidR="00FF65D7">
        <w:rPr>
          <w:rFonts w:hint="eastAsia"/>
        </w:rPr>
        <w:t>算法以h</w:t>
      </w:r>
      <w:r w:rsidR="00FF65D7">
        <w:t>ttp service</w:t>
      </w:r>
      <w:r w:rsidR="00FF65D7">
        <w:rPr>
          <w:rFonts w:hint="eastAsia"/>
        </w:rPr>
        <w:t>形式提供A</w:t>
      </w:r>
      <w:r w:rsidR="00FF65D7">
        <w:t>PI</w:t>
      </w:r>
      <w:r w:rsidR="00FF65D7">
        <w:rPr>
          <w:rFonts w:hint="eastAsia"/>
        </w:rPr>
        <w:t>接口服务</w:t>
      </w:r>
      <w:r w:rsidR="00004F41">
        <w:rPr>
          <w:rFonts w:hint="eastAsia"/>
        </w:rPr>
        <w:t>，调用方发起</w:t>
      </w:r>
      <w:r w:rsidR="00004F41">
        <w:t>http post</w:t>
      </w:r>
      <w:r w:rsidR="00004F41">
        <w:rPr>
          <w:rFonts w:hint="eastAsia"/>
        </w:rPr>
        <w:t>请求，使用</w:t>
      </w:r>
      <w:proofErr w:type="spellStart"/>
      <w:r w:rsidR="00004F41">
        <w:rPr>
          <w:rFonts w:hint="eastAsia"/>
        </w:rPr>
        <w:t>json</w:t>
      </w:r>
      <w:proofErr w:type="spellEnd"/>
      <w:r w:rsidR="00004F41">
        <w:rPr>
          <w:rFonts w:hint="eastAsia"/>
        </w:rPr>
        <w:t>传递</w:t>
      </w:r>
      <w:ins w:id="0" w:author="holfor4047" w:date="2019-04-30T13:33:00Z">
        <w:r w:rsidR="007A327B">
          <w:rPr>
            <w:rFonts w:hint="eastAsia"/>
          </w:rPr>
          <w:t>请求</w:t>
        </w:r>
      </w:ins>
      <w:r w:rsidR="00004F41">
        <w:rPr>
          <w:rFonts w:hint="eastAsia"/>
        </w:rPr>
        <w:t>参数</w:t>
      </w:r>
      <w:ins w:id="1" w:author="holfor4047" w:date="2019-04-30T13:32:00Z">
        <w:r w:rsidR="008414F0">
          <w:rPr>
            <w:rFonts w:hint="eastAsia"/>
          </w:rPr>
          <w:t>，</w:t>
        </w:r>
      </w:ins>
      <w:ins w:id="2" w:author="holfor4047" w:date="2019-04-30T13:33:00Z">
        <w:r w:rsidR="0057202D">
          <w:rPr>
            <w:rFonts w:hint="eastAsia"/>
          </w:rPr>
          <w:t>服务端以</w:t>
        </w:r>
        <w:proofErr w:type="spellStart"/>
        <w:r w:rsidR="008414F0">
          <w:rPr>
            <w:rFonts w:hint="eastAsia"/>
          </w:rPr>
          <w:t>json</w:t>
        </w:r>
        <w:proofErr w:type="spellEnd"/>
        <w:r w:rsidR="008414F0">
          <w:rPr>
            <w:rFonts w:hint="eastAsia"/>
          </w:rPr>
          <w:t>格式返回结果</w:t>
        </w:r>
      </w:ins>
      <w:r w:rsidR="00272B5D">
        <w:rPr>
          <w:rFonts w:hint="eastAsia"/>
        </w:rPr>
        <w:t>；</w:t>
      </w:r>
    </w:p>
    <w:p w14:paraId="17B13786" w14:textId="78F1E3E8" w:rsidR="00407D6C" w:rsidRDefault="002E7882" w:rsidP="002E7882">
      <w:r>
        <w:rPr>
          <w:rFonts w:hint="eastAsia"/>
        </w:rPr>
        <w:t>2、</w:t>
      </w:r>
      <w:ins w:id="3" w:author="holfor4047" w:date="2019-04-29T15:10:00Z">
        <w:r w:rsidR="00B77F58">
          <w:rPr>
            <w:rFonts w:hint="eastAsia"/>
          </w:rPr>
          <w:t>使用</w:t>
        </w:r>
      </w:ins>
      <w:del w:id="4" w:author="holfor4047" w:date="2019-04-29T15:10:00Z">
        <w:r w:rsidR="00407D6C" w:rsidDel="00B77F58">
          <w:rPr>
            <w:rFonts w:hint="eastAsia"/>
          </w:rPr>
          <w:delText>增加</w:delText>
        </w:r>
      </w:del>
      <w:r w:rsidR="00407D6C">
        <w:rPr>
          <w:rFonts w:hint="eastAsia"/>
        </w:rPr>
        <w:t>配置文件，</w:t>
      </w:r>
      <w:r w:rsidR="00F338A5">
        <w:rPr>
          <w:rFonts w:hint="eastAsia"/>
        </w:rPr>
        <w:t>与代码放置在</w:t>
      </w:r>
      <w:r w:rsidR="00D41051">
        <w:rPr>
          <w:rFonts w:hint="eastAsia"/>
        </w:rPr>
        <w:t>同</w:t>
      </w:r>
      <w:r w:rsidR="00F338A5">
        <w:rPr>
          <w:rFonts w:hint="eastAsia"/>
        </w:rPr>
        <w:t>一文件夹下，</w:t>
      </w:r>
      <w:r w:rsidR="00407D6C">
        <w:rPr>
          <w:rFonts w:hint="eastAsia"/>
        </w:rPr>
        <w:t>用于设置</w:t>
      </w:r>
      <w:r w:rsidR="0093289E">
        <w:rPr>
          <w:rFonts w:hint="eastAsia"/>
        </w:rPr>
        <w:t>服务IP、</w:t>
      </w:r>
      <w:r w:rsidR="009A0CC9">
        <w:rPr>
          <w:rFonts w:hint="eastAsia"/>
        </w:rPr>
        <w:t>服务</w:t>
      </w:r>
      <w:r w:rsidR="0093289E">
        <w:rPr>
          <w:rFonts w:hint="eastAsia"/>
        </w:rPr>
        <w:t>端口、视频/图片输入文件路径、临时文件夹路径</w:t>
      </w:r>
      <w:r w:rsidR="001603AB">
        <w:rPr>
          <w:rFonts w:hint="eastAsia"/>
        </w:rPr>
        <w:t>；</w:t>
      </w:r>
    </w:p>
    <w:p w14:paraId="04ABD13F" w14:textId="526EA3A0" w:rsidR="0093289E" w:rsidRDefault="00B85AB6">
      <w:pPr>
        <w:pPrChange w:id="5" w:author="holfor4047" w:date="2019-04-29T14:12:00Z">
          <w:pPr>
            <w:pStyle w:val="a3"/>
            <w:numPr>
              <w:numId w:val="3"/>
            </w:numPr>
            <w:ind w:left="360" w:firstLineChars="0" w:hanging="360"/>
          </w:pPr>
        </w:pPrChange>
      </w:pPr>
      <w:ins w:id="6" w:author="holfor4047" w:date="2019-04-29T14:12:00Z">
        <w:r>
          <w:rPr>
            <w:rFonts w:hint="eastAsia"/>
          </w:rPr>
          <w:t>3、</w:t>
        </w:r>
      </w:ins>
      <w:r w:rsidR="00050B7F">
        <w:rPr>
          <w:rFonts w:hint="eastAsia"/>
        </w:rPr>
        <w:t>三个算法名分别</w:t>
      </w:r>
      <w:r w:rsidR="00E3610D">
        <w:rPr>
          <w:rFonts w:hint="eastAsia"/>
        </w:rPr>
        <w:t>为</w:t>
      </w:r>
      <w:proofErr w:type="spellStart"/>
      <w:r w:rsidR="00E3610D">
        <w:t>SkeletonPose</w:t>
      </w:r>
      <w:proofErr w:type="spellEnd"/>
      <w:r w:rsidR="00E3610D">
        <w:rPr>
          <w:rFonts w:hint="eastAsia"/>
        </w:rPr>
        <w:t>、O</w:t>
      </w:r>
      <w:r w:rsidR="00E3610D">
        <w:t>ne-</w:t>
      </w:r>
      <w:proofErr w:type="spellStart"/>
      <w:r w:rsidR="00E3610D">
        <w:t>leggedStanding</w:t>
      </w:r>
      <w:proofErr w:type="spellEnd"/>
      <w:r w:rsidR="00E3610D">
        <w:rPr>
          <w:rFonts w:hint="eastAsia"/>
        </w:rPr>
        <w:t>、</w:t>
      </w:r>
      <w:proofErr w:type="spellStart"/>
      <w:r w:rsidR="00E3610D">
        <w:rPr>
          <w:rFonts w:hint="eastAsia"/>
        </w:rPr>
        <w:t>SwingFre</w:t>
      </w:r>
      <w:r w:rsidR="00E3610D">
        <w:t>quency</w:t>
      </w:r>
      <w:proofErr w:type="spellEnd"/>
      <w:r w:rsidR="00050B7F">
        <w:rPr>
          <w:rFonts w:hint="eastAsia"/>
        </w:rPr>
        <w:t>；</w:t>
      </w:r>
    </w:p>
    <w:p w14:paraId="4E870EE4" w14:textId="6EDECB29" w:rsidR="00050B7F" w:rsidRDefault="00B85AB6">
      <w:pPr>
        <w:rPr>
          <w:ins w:id="7" w:author="holfor4047" w:date="2019-04-29T14:11:00Z"/>
        </w:rPr>
        <w:pPrChange w:id="8" w:author="holfor4047" w:date="2019-04-29T14:12:00Z">
          <w:pPr>
            <w:pStyle w:val="a3"/>
            <w:numPr>
              <w:numId w:val="3"/>
            </w:numPr>
            <w:ind w:left="360" w:firstLineChars="0" w:hanging="360"/>
          </w:pPr>
        </w:pPrChange>
      </w:pPr>
      <w:ins w:id="9" w:author="holfor4047" w:date="2019-04-29T14:12:00Z">
        <w:r>
          <w:rPr>
            <w:rFonts w:hint="eastAsia"/>
          </w:rPr>
          <w:t>4、</w:t>
        </w:r>
      </w:ins>
      <w:r w:rsidR="00926BB0">
        <w:rPr>
          <w:rFonts w:hint="eastAsia"/>
        </w:rPr>
        <w:t>三个算法服务名格式为算法名+版本号，如：</w:t>
      </w:r>
      <w:proofErr w:type="spellStart"/>
      <w:r w:rsidR="00926BB0" w:rsidRPr="00050B7F">
        <w:t>skeleton</w:t>
      </w:r>
      <w:r w:rsidR="00926BB0">
        <w:t>pose</w:t>
      </w:r>
      <w:proofErr w:type="spellEnd"/>
      <w:r w:rsidR="00EF1C08">
        <w:rPr>
          <w:rFonts w:hint="eastAsia"/>
        </w:rPr>
        <w:t>/</w:t>
      </w:r>
      <w:r w:rsidR="00926BB0">
        <w:t>v1.0</w:t>
      </w:r>
      <w:r w:rsidR="00E63098">
        <w:rPr>
          <w:rFonts w:hint="eastAsia"/>
        </w:rPr>
        <w:t>；</w:t>
      </w:r>
    </w:p>
    <w:p w14:paraId="1BAB8A1E" w14:textId="31BA377C" w:rsidR="00B85AB6" w:rsidRPr="00B85AB6" w:rsidRDefault="00B85AB6" w:rsidP="00B85AB6">
      <w:pPr>
        <w:widowControl/>
        <w:jc w:val="left"/>
        <w:rPr>
          <w:ins w:id="10" w:author="holfor4047" w:date="2019-04-29T14:12:00Z"/>
          <w:rFonts w:ascii="宋体" w:eastAsia="宋体" w:hAnsi="宋体" w:cs="宋体"/>
          <w:kern w:val="0"/>
          <w:sz w:val="24"/>
        </w:rPr>
      </w:pPr>
      <w:ins w:id="11" w:author="holfor4047" w:date="2019-04-29T14:12:00Z">
        <w:r>
          <w:rPr>
            <w:rFonts w:hint="eastAsia"/>
          </w:rPr>
          <w:t>5、对于</w:t>
        </w:r>
        <w:proofErr w:type="spellStart"/>
        <w:r>
          <w:t>SkeletonPose</w:t>
        </w:r>
        <w:proofErr w:type="spellEnd"/>
        <w:r>
          <w:rPr>
            <w:rFonts w:hint="eastAsia"/>
          </w:rPr>
          <w:t>，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输出内容</w:t>
        </w:r>
        <w:r w:rsidR="004D3783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为</w:t>
        </w:r>
      </w:ins>
      <w:ins w:id="12" w:author="holfor4047" w:date="2019-04-30T13:35:00Z">
        <w:r w:rsidR="00830417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每个人的</w:t>
        </w:r>
      </w:ins>
      <w:ins w:id="13" w:author="holfor4047" w:date="2019-04-29T14:12:00Z"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鼻子、左眼、右眼、左耳、右耳、左肩、右肩、左肘、右肘、左手、右手、左胯、右胯、左膝、右膝、左脚、右脚</w:t>
        </w:r>
      </w:ins>
      <w:ins w:id="14" w:author="holfor4047" w:date="2019-04-30T13:36:00Z">
        <w:r w:rsidR="00830417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共</w:t>
        </w:r>
        <w:r w:rsidR="00830417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1</w:t>
        </w:r>
        <w:r w:rsidR="00830417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7</w:t>
        </w:r>
        <w:r w:rsidR="00830417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个点</w:t>
        </w:r>
      </w:ins>
      <w:ins w:id="15" w:author="holfor4047" w:date="2019-04-29T14:12:00Z"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的坐标（</w:t>
        </w:r>
        <w:proofErr w:type="spellStart"/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x,y</w:t>
        </w:r>
        <w:proofErr w:type="spellEnd"/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）</w:t>
        </w:r>
      </w:ins>
      <w:ins w:id="16" w:author="holfor4047" w:date="2019-04-30T13:36:00Z">
        <w:r w:rsidR="00830417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组成的数据结构</w:t>
        </w:r>
      </w:ins>
      <w:ins w:id="17" w:author="holfor4047" w:date="2019-04-30T13:37:00Z">
        <w:r w:rsidR="00830417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的数组</w:t>
        </w:r>
      </w:ins>
      <w:ins w:id="18" w:author="holfor4047" w:date="2019-04-29T14:12:00Z">
        <w:r w:rsidRPr="00B85AB6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，</w:t>
        </w:r>
      </w:ins>
      <w:ins w:id="19" w:author="holfor4047" w:date="2019-04-30T13:34:00Z">
        <w:r w:rsidR="00B05ABE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视频</w:t>
        </w:r>
        <w:r w:rsidR="00B05ABE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/</w:t>
        </w:r>
        <w:r w:rsidR="00B05ABE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图片</w:t>
        </w:r>
      </w:ins>
      <w:ins w:id="20" w:author="holfor4047" w:date="2019-04-29T14:12:00Z"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左上角</w:t>
        </w:r>
      </w:ins>
      <w:ins w:id="21" w:author="holfor4047" w:date="2019-04-30T13:34:00Z">
        <w:r w:rsidR="00BD1140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坐标</w:t>
        </w:r>
      </w:ins>
      <w:ins w:id="22" w:author="holfor4047" w:date="2019-04-29T14:12:00Z"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为（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0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，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0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）</w:t>
        </w:r>
      </w:ins>
      <w:ins w:id="23" w:author="holfor4047" w:date="2019-04-30T13:38:00Z">
        <w:r w:rsidR="001D774C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，</w:t>
        </w:r>
        <w:r w:rsidR="001D774C"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单位是像素</w:t>
        </w:r>
      </w:ins>
      <w:ins w:id="24" w:author="holfor4047" w:date="2019-04-29T14:12:00Z">
        <w:r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；</w:t>
        </w:r>
      </w:ins>
    </w:p>
    <w:p w14:paraId="65898828" w14:textId="51DB7B6B" w:rsidR="00B85AB6" w:rsidDel="00B85AB6" w:rsidRDefault="00B85AB6">
      <w:pPr>
        <w:pStyle w:val="a3"/>
        <w:numPr>
          <w:ilvl w:val="0"/>
          <w:numId w:val="7"/>
        </w:numPr>
        <w:ind w:firstLineChars="0"/>
        <w:rPr>
          <w:del w:id="25" w:author="holfor4047" w:date="2019-04-29T14:12:00Z"/>
        </w:rPr>
        <w:pPrChange w:id="26" w:author="holfor4047" w:date="2019-04-29T14:12:00Z">
          <w:pPr>
            <w:pStyle w:val="a3"/>
            <w:numPr>
              <w:numId w:val="3"/>
            </w:numPr>
            <w:ind w:left="360" w:firstLineChars="0" w:hanging="360"/>
          </w:pPr>
        </w:pPrChange>
      </w:pPr>
    </w:p>
    <w:p w14:paraId="51DBBE20" w14:textId="4A1859E1" w:rsidR="00B85AB6" w:rsidRDefault="00B85AB6">
      <w:pPr>
        <w:rPr>
          <w:ins w:id="27" w:author="holfor4047" w:date="2019-04-29T14:08:00Z"/>
          <w:rFonts w:ascii="Menlo" w:eastAsia="宋体" w:hAnsi="Menlo" w:cs="Menlo"/>
          <w:color w:val="000000"/>
          <w:kern w:val="0"/>
          <w:sz w:val="20"/>
          <w:szCs w:val="20"/>
          <w:shd w:val="clear" w:color="auto" w:fill="F5F5F5"/>
        </w:rPr>
        <w:pPrChange w:id="28" w:author="holfor4047" w:date="2019-04-29T14:10:00Z">
          <w:pPr>
            <w:widowControl/>
            <w:jc w:val="left"/>
          </w:pPr>
        </w:pPrChange>
      </w:pPr>
      <w:ins w:id="29" w:author="holfor4047" w:date="2019-04-29T14:12:00Z">
        <w:r>
          <w:t>6</w:t>
        </w:r>
      </w:ins>
      <w:ins w:id="30" w:author="holfor4047" w:date="2019-04-29T14:10:00Z">
        <w:r>
          <w:rPr>
            <w:rFonts w:hint="eastAsia"/>
          </w:rPr>
          <w:t>、对于O</w:t>
        </w:r>
        <w:r>
          <w:t>ne-</w:t>
        </w:r>
        <w:proofErr w:type="spellStart"/>
        <w:r>
          <w:t>leggedStanding</w:t>
        </w:r>
        <w:proofErr w:type="spellEnd"/>
        <w:r>
          <w:rPr>
            <w:rFonts w:hint="eastAsia"/>
          </w:rPr>
          <w:t>、</w:t>
        </w:r>
        <w:proofErr w:type="spellStart"/>
        <w:r>
          <w:rPr>
            <w:rFonts w:hint="eastAsia"/>
          </w:rPr>
          <w:t>SwingFre</w:t>
        </w:r>
        <w:r>
          <w:t>quency</w:t>
        </w:r>
      </w:ins>
      <w:proofErr w:type="spellEnd"/>
      <w:ins w:id="31" w:author="holfor4047" w:date="2019-04-29T14:13:00Z">
        <w:r w:rsidR="00461E12">
          <w:rPr>
            <w:rFonts w:hint="eastAsia"/>
          </w:rPr>
          <w:t>，</w:t>
        </w:r>
      </w:ins>
      <w:ins w:id="32" w:author="holfor4047" w:date="2019-04-29T14:08:00Z"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输入内容</w:t>
        </w:r>
      </w:ins>
      <w:ins w:id="33" w:author="holfor4047" w:date="2019-04-29T14:13:00Z">
        <w:r w:rsidR="00461E12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为</w:t>
        </w:r>
      </w:ins>
      <w:ins w:id="34" w:author="holfor4047" w:date="2019-04-29T14:08:00Z"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单个受试者的受试视频</w:t>
        </w:r>
      </w:ins>
      <w:ins w:id="35" w:author="holfor4047" w:date="2019-04-29T14:13:00Z">
        <w:r w:rsidR="00A6066B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，</w:t>
        </w:r>
        <w:r w:rsidR="00BD6CD8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录制流程如下</w:t>
        </w:r>
      </w:ins>
      <w:ins w:id="36" w:author="holfor4047" w:date="2019-04-29T14:08:00Z"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：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1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、受试者站立于屏幕中央（录像期间不要有其他人近身产生干扰）；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2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、开始录像；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3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、受试者开始单脚站立；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4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、受试者双脚着地，测试结束；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5</w:t>
        </w:r>
        <w:r w:rsidRPr="00B85AB6">
          <w:rPr>
            <w:rFonts w:ascii="Menlo" w:eastAsia="宋体" w:hAnsi="Menlo" w:cs="Menlo"/>
            <w:color w:val="000000"/>
            <w:kern w:val="0"/>
            <w:sz w:val="20"/>
            <w:szCs w:val="20"/>
            <w:shd w:val="clear" w:color="auto" w:fill="F5F5F5"/>
          </w:rPr>
          <w:t>、结束录像</w:t>
        </w:r>
      </w:ins>
      <w:ins w:id="37" w:author="holfor4047" w:date="2019-04-29T14:13:00Z">
        <w:r w:rsidR="00A6066B">
          <w:rPr>
            <w:rFonts w:ascii="Menlo" w:eastAsia="宋体" w:hAnsi="Menlo" w:cs="Menlo" w:hint="eastAsia"/>
            <w:color w:val="000000"/>
            <w:kern w:val="0"/>
            <w:sz w:val="20"/>
            <w:szCs w:val="20"/>
            <w:shd w:val="clear" w:color="auto" w:fill="F5F5F5"/>
          </w:rPr>
          <w:t>；</w:t>
        </w:r>
      </w:ins>
    </w:p>
    <w:p w14:paraId="23466AAE" w14:textId="77777777" w:rsidR="00B85AB6" w:rsidRDefault="00B85AB6" w:rsidP="00E63098"/>
    <w:p w14:paraId="44023180" w14:textId="77777777" w:rsidR="00E63098" w:rsidRDefault="00BD4703" w:rsidP="00FC40C5">
      <w:pPr>
        <w:pStyle w:val="2"/>
      </w:pPr>
      <w:r>
        <w:rPr>
          <w:rFonts w:hint="eastAsia"/>
        </w:rPr>
        <w:t>骨骼姿态识别算法</w:t>
      </w:r>
    </w:p>
    <w:p w14:paraId="2331E3BA" w14:textId="77777777" w:rsidR="00BD4703" w:rsidRDefault="00BD4703" w:rsidP="00E63098">
      <w:r>
        <w:rPr>
          <w:rFonts w:hint="eastAsia"/>
        </w:rPr>
        <w:t>输入</w:t>
      </w:r>
    </w:p>
    <w:p w14:paraId="4BFA2372" w14:textId="77777777" w:rsidR="009B0677" w:rsidRDefault="009B0677" w:rsidP="00E63098">
      <w:r>
        <w:rPr>
          <w:rFonts w:hint="eastAsia"/>
        </w:rPr>
        <w:t>地址：</w:t>
      </w:r>
      <w:r w:rsidRPr="00FC40C5">
        <w:rPr>
          <w:rFonts w:hint="eastAsia"/>
        </w:rPr>
        <w:t>h</w:t>
      </w:r>
      <w:r w:rsidRPr="00FC40C5">
        <w:t>ttp://IP:</w:t>
      </w:r>
      <w:r w:rsidRPr="00FC40C5">
        <w:rPr>
          <w:rFonts w:hint="eastAsia"/>
        </w:rPr>
        <w:t>Port</w:t>
      </w:r>
      <w:r w:rsidRPr="00FC40C5">
        <w:t>/</w:t>
      </w:r>
      <w:r w:rsidRPr="00FC40C5">
        <w:rPr>
          <w:rFonts w:hint="eastAsia"/>
        </w:rPr>
        <w:t>ai</w:t>
      </w:r>
      <w:r w:rsidRPr="00FC40C5">
        <w:t>/</w:t>
      </w:r>
      <w:r w:rsidR="00245922">
        <w:rPr>
          <w:rFonts w:hint="eastAsia"/>
        </w:rPr>
        <w:t>alp</w:t>
      </w:r>
      <w:r w:rsidR="00245922">
        <w:t>hapose/</w:t>
      </w:r>
      <w:r w:rsidRPr="00FC40C5">
        <w:t>skeletonpose/v1.0</w:t>
      </w:r>
    </w:p>
    <w:p w14:paraId="562EB430" w14:textId="77777777" w:rsidR="009B0677" w:rsidRDefault="009B0677" w:rsidP="00E63098">
      <w:proofErr w:type="spellStart"/>
      <w:r>
        <w:rPr>
          <w:rFonts w:hint="eastAsia"/>
        </w:rPr>
        <w:t>M</w:t>
      </w:r>
      <w:r>
        <w:t>etohd</w:t>
      </w:r>
      <w:proofErr w:type="spellEnd"/>
      <w:r>
        <w:rPr>
          <w:rFonts w:hint="eastAsia"/>
        </w:rPr>
        <w:t>：P</w:t>
      </w:r>
      <w:r>
        <w:t>ost</w:t>
      </w:r>
    </w:p>
    <w:p w14:paraId="58C3853B" w14:textId="6EB8AE12" w:rsidR="009B0677" w:rsidRDefault="009B0677" w:rsidP="00E63098">
      <w:pPr>
        <w:rPr>
          <w:ins w:id="38" w:author="holfor4047" w:date="2019-04-29T14:32:00Z"/>
        </w:rPr>
      </w:pPr>
      <w:r>
        <w:rPr>
          <w:rFonts w:hint="eastAsia"/>
        </w:rPr>
        <w:t>参数：{</w:t>
      </w:r>
    </w:p>
    <w:p w14:paraId="3DFAD7F5" w14:textId="55DA49FF" w:rsidR="00E27263" w:rsidRDefault="00E27263" w:rsidP="00E63098">
      <w:ins w:id="39" w:author="holfor4047" w:date="2019-04-29T14:32:00Z">
        <w:r>
          <w:tab/>
        </w:r>
      </w:ins>
      <w:ins w:id="40" w:author="holfor4047" w:date="2019-04-29T14:33:00Z">
        <w:r>
          <w:t>“</w:t>
        </w:r>
      </w:ins>
      <w:proofErr w:type="spellStart"/>
      <w:ins w:id="41" w:author="holfor4047" w:date="2019-04-29T14:32:00Z">
        <w:r>
          <w:t>subject</w:t>
        </w:r>
      </w:ins>
      <w:ins w:id="42" w:author="holfor4047" w:date="2019-04-30T13:39:00Z">
        <w:r w:rsidR="00951B2E">
          <w:rPr>
            <w:rFonts w:hint="eastAsia"/>
          </w:rPr>
          <w:t>Numb</w:t>
        </w:r>
        <w:r w:rsidR="00951B2E">
          <w:t>er</w:t>
        </w:r>
      </w:ins>
      <w:proofErr w:type="spellEnd"/>
      <w:ins w:id="43" w:author="holfor4047" w:date="2019-04-29T14:33:00Z">
        <w:r>
          <w:t>”:”</w:t>
        </w:r>
        <w:r>
          <w:rPr>
            <w:rFonts w:hint="eastAsia"/>
          </w:rPr>
          <w:t>sing</w:t>
        </w:r>
        <w:r>
          <w:t>le”</w:t>
        </w:r>
        <w:r>
          <w:rPr>
            <w:rFonts w:hint="eastAsia"/>
          </w:rPr>
          <w:t>,/</w:t>
        </w:r>
        <w:r>
          <w:t>/single</w:t>
        </w:r>
        <w:r>
          <w:rPr>
            <w:rFonts w:hint="eastAsia"/>
          </w:rPr>
          <w:t>或m</w:t>
        </w:r>
        <w:r>
          <w:t>ultiple</w:t>
        </w:r>
        <w:r>
          <w:rPr>
            <w:rFonts w:hint="eastAsia"/>
          </w:rPr>
          <w:t>，当参数为s</w:t>
        </w:r>
        <w:r>
          <w:t>ingle</w:t>
        </w:r>
        <w:r>
          <w:rPr>
            <w:rFonts w:hint="eastAsia"/>
          </w:rPr>
          <w:t>时，</w:t>
        </w:r>
      </w:ins>
      <w:ins w:id="44" w:author="holfor4047" w:date="2019-04-29T14:34:00Z">
        <w:r>
          <w:rPr>
            <w:rFonts w:hint="eastAsia"/>
          </w:rPr>
          <w:t>仅识别画面中间区域</w:t>
        </w:r>
      </w:ins>
      <w:ins w:id="45" w:author="holfor4047" w:date="2019-04-29T14:35:00Z">
        <w:r>
          <w:rPr>
            <w:rFonts w:hint="eastAsia"/>
          </w:rPr>
          <w:t>，对应单人场景；</w:t>
        </w:r>
      </w:ins>
      <w:ins w:id="46" w:author="holfor4047" w:date="2019-04-29T14:34:00Z">
        <w:r>
          <w:rPr>
            <w:rFonts w:hint="eastAsia"/>
          </w:rPr>
          <w:t>当参数为m</w:t>
        </w:r>
        <w:r>
          <w:t>ultiple</w:t>
        </w:r>
      </w:ins>
      <w:ins w:id="47" w:author="holfor4047" w:date="2019-04-30T13:39:00Z">
        <w:r w:rsidR="00656679">
          <w:rPr>
            <w:rFonts w:hint="eastAsia"/>
          </w:rPr>
          <w:t>时</w:t>
        </w:r>
      </w:ins>
      <w:ins w:id="48" w:author="holfor4047" w:date="2019-04-29T14:34:00Z">
        <w:r>
          <w:rPr>
            <w:rFonts w:hint="eastAsia"/>
          </w:rPr>
          <w:t>，</w:t>
        </w:r>
      </w:ins>
      <w:ins w:id="49" w:author="holfor4047" w:date="2019-04-29T14:35:00Z">
        <w:r>
          <w:rPr>
            <w:rFonts w:hint="eastAsia"/>
          </w:rPr>
          <w:t>可以全屏识别</w:t>
        </w:r>
        <w:r w:rsidR="003344B6">
          <w:rPr>
            <w:rFonts w:hint="eastAsia"/>
          </w:rPr>
          <w:t>出</w:t>
        </w:r>
        <w:r>
          <w:rPr>
            <w:rFonts w:hint="eastAsia"/>
          </w:rPr>
          <w:t>多人</w:t>
        </w:r>
        <w:r w:rsidR="003344B6">
          <w:rPr>
            <w:rFonts w:hint="eastAsia"/>
          </w:rPr>
          <w:t>的骨骼姿态</w:t>
        </w:r>
      </w:ins>
    </w:p>
    <w:p w14:paraId="5FDB0292" w14:textId="1885A5E6" w:rsidR="009B0677" w:rsidRPr="00EE4D7A" w:rsidRDefault="009B0677" w:rsidP="00E63098">
      <w:r>
        <w:tab/>
      </w:r>
      <w:commentRangeStart w:id="50"/>
      <w:commentRangeStart w:id="51"/>
      <w:r>
        <w:t>“</w:t>
      </w:r>
      <w:proofErr w:type="spellStart"/>
      <w:r w:rsidR="00BB1A97">
        <w:t>inputType</w:t>
      </w:r>
      <w:proofErr w:type="spellEnd"/>
      <w:r>
        <w:t>”:”video”</w:t>
      </w:r>
      <w:r>
        <w:rPr>
          <w:rFonts w:hint="eastAsia"/>
        </w:rPr>
        <w:t>，/</w:t>
      </w:r>
      <w:r>
        <w:t>/</w:t>
      </w:r>
      <w:r>
        <w:rPr>
          <w:rFonts w:hint="eastAsia"/>
        </w:rPr>
        <w:t>video或i</w:t>
      </w:r>
      <w:r>
        <w:t>mage</w:t>
      </w:r>
      <w:commentRangeEnd w:id="50"/>
      <w:r w:rsidR="005A6C06">
        <w:rPr>
          <w:rStyle w:val="a7"/>
        </w:rPr>
        <w:commentReference w:id="50"/>
      </w:r>
      <w:commentRangeEnd w:id="51"/>
      <w:r w:rsidR="00645F8F">
        <w:rPr>
          <w:rStyle w:val="a7"/>
        </w:rPr>
        <w:commentReference w:id="51"/>
      </w:r>
      <w:ins w:id="52" w:author="holfor4047" w:date="2019-04-29T13:56:00Z">
        <w:r w:rsidR="00EE4D7A">
          <w:rPr>
            <w:rFonts w:hint="eastAsia"/>
          </w:rPr>
          <w:t>，若输入为图片，需要按图片行为顺序命名，例如，“frame-0001.jpg”，“frame-0002.jpg”……，“frame-0001.jpg”图片的动作发生在“frame-0002.jpg”之前</w:t>
        </w:r>
      </w:ins>
    </w:p>
    <w:p w14:paraId="6FFE8895" w14:textId="77777777" w:rsidR="009B0677" w:rsidRDefault="009B0677" w:rsidP="00E63098">
      <w:r>
        <w:tab/>
      </w:r>
      <w:r w:rsidR="00296607">
        <w:t>“</w:t>
      </w:r>
      <w:proofErr w:type="spellStart"/>
      <w:r>
        <w:t>framePerSecond</w:t>
      </w:r>
      <w:proofErr w:type="spellEnd"/>
      <w:r w:rsidR="00296607">
        <w:t>”</w:t>
      </w:r>
      <w:r>
        <w:rPr>
          <w:rFonts w:hint="eastAsia"/>
        </w:rPr>
        <w:t>:</w:t>
      </w:r>
      <w:r w:rsidR="00F44B40">
        <w:rPr>
          <w:rFonts w:hint="eastAsia"/>
        </w:rPr>
        <w:t>“</w:t>
      </w:r>
      <w:r>
        <w:t>-1</w:t>
      </w:r>
      <w:r w:rsidR="00F44B40">
        <w:t>“</w:t>
      </w:r>
      <w:r>
        <w:t>,//</w:t>
      </w:r>
      <w:r>
        <w:rPr>
          <w:rFonts w:hint="eastAsia"/>
        </w:rPr>
        <w:t>每秒</w:t>
      </w:r>
      <w:r w:rsidR="008570E9">
        <w:rPr>
          <w:rFonts w:hint="eastAsia"/>
        </w:rPr>
        <w:t>抽</w:t>
      </w:r>
      <w:r>
        <w:rPr>
          <w:rFonts w:hint="eastAsia"/>
        </w:rPr>
        <w:t>取多少帧</w:t>
      </w:r>
      <w:r w:rsidR="00A92E0B">
        <w:rPr>
          <w:rFonts w:hint="eastAsia"/>
        </w:rPr>
        <w:t>进行计算</w:t>
      </w:r>
      <w:r>
        <w:rPr>
          <w:rFonts w:hint="eastAsia"/>
        </w:rPr>
        <w:t>，-</w:t>
      </w:r>
      <w:r>
        <w:t>1</w:t>
      </w:r>
      <w:r>
        <w:rPr>
          <w:rFonts w:hint="eastAsia"/>
        </w:rPr>
        <w:t>为使用视频的原始帧率</w:t>
      </w:r>
    </w:p>
    <w:p w14:paraId="12CAAB67" w14:textId="77777777" w:rsidR="009B0677" w:rsidRPr="009B0677" w:rsidRDefault="009B0677" w:rsidP="00E63098">
      <w:r>
        <w:t>}</w:t>
      </w:r>
    </w:p>
    <w:p w14:paraId="041E37DB" w14:textId="77777777" w:rsidR="00802E07" w:rsidRDefault="00BD4703" w:rsidP="00E63098">
      <w:r>
        <w:rPr>
          <w:rFonts w:hint="eastAsia"/>
        </w:rPr>
        <w:t>输出</w:t>
      </w:r>
      <w:r w:rsidR="000B2815">
        <w:rPr>
          <w:rFonts w:hint="eastAsia"/>
        </w:rPr>
        <w:t>格式：</w:t>
      </w:r>
      <w:r w:rsidR="000B2815">
        <w:t>json</w:t>
      </w:r>
    </w:p>
    <w:p w14:paraId="16519132" w14:textId="77777777" w:rsidR="00802E07" w:rsidRDefault="00802E07" w:rsidP="00E63098">
      <w:commentRangeStart w:id="53"/>
      <w:commentRangeStart w:id="54"/>
      <w:r>
        <w:rPr>
          <w:rFonts w:hint="eastAsia"/>
        </w:rPr>
        <w:t>{</w:t>
      </w:r>
    </w:p>
    <w:p w14:paraId="523BED53" w14:textId="77777777" w:rsidR="00EC4B05" w:rsidRDefault="007A7002" w:rsidP="00EC4B05">
      <w:pPr>
        <w:ind w:leftChars="100" w:left="210"/>
      </w:pPr>
      <w:r>
        <w:rPr>
          <w:rFonts w:hint="eastAsia"/>
        </w:rPr>
        <w:t>[</w:t>
      </w:r>
    </w:p>
    <w:p w14:paraId="600C71E7" w14:textId="77777777" w:rsidR="00F25ED0" w:rsidRDefault="007A7002" w:rsidP="00EC4B05">
      <w:pPr>
        <w:ind w:leftChars="200" w:left="420"/>
      </w:pPr>
      <w:r>
        <w:t>{</w:t>
      </w:r>
      <w:r w:rsidR="00F25ED0">
        <w:t>“frame”:”</w:t>
      </w:r>
      <w:proofErr w:type="spellStart"/>
      <w:r w:rsidR="00F25ED0">
        <w:rPr>
          <w:rFonts w:hint="eastAsia"/>
        </w:rPr>
        <w:t>fram</w:t>
      </w:r>
      <w:r w:rsidR="00F25ED0">
        <w:t>e_xxx</w:t>
      </w:r>
      <w:proofErr w:type="spellEnd"/>
      <w:r w:rsidR="00F25ED0">
        <w:t>”,//</w:t>
      </w:r>
      <w:r w:rsidR="00F25ED0">
        <w:rPr>
          <w:rFonts w:hint="eastAsia"/>
        </w:rPr>
        <w:t>本帧图片名</w:t>
      </w:r>
    </w:p>
    <w:p w14:paraId="587A8235" w14:textId="401C2D60" w:rsidR="00EC5A4D" w:rsidRDefault="007A7002" w:rsidP="00EC4B05">
      <w:pPr>
        <w:ind w:leftChars="200" w:left="420"/>
      </w:pPr>
      <w:r>
        <w:t>“pos1”:”</w:t>
      </w:r>
      <w:r w:rsidRPr="007A7002">
        <w:t xml:space="preserve"> 148.08267211914062, 170.41311645507812</w:t>
      </w:r>
      <w:r>
        <w:t>”,</w:t>
      </w:r>
      <w:r w:rsidR="00EC5A4D">
        <w:t>//</w:t>
      </w:r>
      <w:r w:rsidR="00EC5A4D" w:rsidRPr="00EC5A4D">
        <w:rPr>
          <w:rFonts w:hint="eastAsia"/>
        </w:rPr>
        <w:t xml:space="preserve"> </w:t>
      </w:r>
      <w:proofErr w:type="spellStart"/>
      <w:r w:rsidR="00EC5A4D">
        <w:rPr>
          <w:rFonts w:hint="eastAsia"/>
        </w:rPr>
        <w:t>p</w:t>
      </w:r>
      <w:r w:rsidR="00EC5A4D">
        <w:t>osX</w:t>
      </w:r>
      <w:proofErr w:type="spellEnd"/>
      <w:r w:rsidR="00EC5A4D">
        <w:rPr>
          <w:rFonts w:hint="eastAsia"/>
        </w:rPr>
        <w:t>代表位置如</w:t>
      </w:r>
      <w:ins w:id="55" w:author="holfor4047" w:date="2019-04-30T13:43:00Z">
        <w:r w:rsidR="004926F8">
          <w:rPr>
            <w:rFonts w:hint="eastAsia"/>
          </w:rPr>
          <w:t>附</w:t>
        </w:r>
      </w:ins>
      <w:bookmarkStart w:id="56" w:name="_GoBack"/>
      <w:bookmarkEnd w:id="56"/>
      <w:del w:id="57" w:author="holfor4047" w:date="2019-04-30T13:43:00Z">
        <w:r w:rsidR="00EC5A4D" w:rsidDel="004926F8">
          <w:rPr>
            <w:rFonts w:hint="eastAsia"/>
          </w:rPr>
          <w:delText>下</w:delText>
        </w:r>
      </w:del>
      <w:r w:rsidR="00EC5A4D">
        <w:rPr>
          <w:rFonts w:hint="eastAsia"/>
        </w:rPr>
        <w:t>图，</w:t>
      </w:r>
      <w:proofErr w:type="spellStart"/>
      <w:r w:rsidR="00EC5A4D">
        <w:rPr>
          <w:rFonts w:hint="eastAsia"/>
        </w:rPr>
        <w:t>p</w:t>
      </w:r>
      <w:r w:rsidR="00EC5A4D">
        <w:t>osX</w:t>
      </w:r>
      <w:proofErr w:type="spellEnd"/>
      <w:r w:rsidR="00EC5A4D">
        <w:rPr>
          <w:rFonts w:hint="eastAsia"/>
        </w:rPr>
        <w:t>的值表示为以屏幕左上角为坐标原点（0，0）的像素点的横坐标和纵坐标的值</w:t>
      </w:r>
    </w:p>
    <w:p w14:paraId="6EE21C8B" w14:textId="77777777" w:rsidR="00F33C62" w:rsidRDefault="007A7002" w:rsidP="00EC4B05">
      <w:pPr>
        <w:ind w:leftChars="200" w:left="420"/>
      </w:pPr>
      <w:proofErr w:type="gramStart"/>
      <w:r>
        <w:t>”pos</w:t>
      </w:r>
      <w:proofErr w:type="gramEnd"/>
      <w:r>
        <w:t>2”:…},</w:t>
      </w:r>
    </w:p>
    <w:p w14:paraId="6693B231" w14:textId="59B2F945" w:rsidR="0095153F" w:rsidRDefault="007A7002" w:rsidP="00EC4B05">
      <w:pPr>
        <w:ind w:leftChars="200" w:left="420"/>
        <w:rPr>
          <w:ins w:id="58" w:author="holfor4047" w:date="2019-04-30T13:40:00Z"/>
          <w:rFonts w:hint="eastAsia"/>
        </w:rPr>
      </w:pPr>
      <w:r>
        <w:t>{</w:t>
      </w:r>
      <w:ins w:id="59" w:author="holfor4047" w:date="2019-04-30T13:40:00Z">
        <w:r w:rsidR="0050339C">
          <w:t>“frame”</w:t>
        </w:r>
        <w:proofErr w:type="gramStart"/>
        <w:r w:rsidR="0050339C">
          <w:t>:”frame</w:t>
        </w:r>
        <w:proofErr w:type="gramEnd"/>
        <w:r w:rsidR="0050339C">
          <w:t>_xxx”,</w:t>
        </w:r>
      </w:ins>
      <w:r>
        <w:t xml:space="preserve">“pos1”:…}, </w:t>
      </w:r>
      <w:ins w:id="60" w:author="holfor4047" w:date="2019-04-30T13:40:00Z">
        <w:r w:rsidR="0095153F">
          <w:rPr>
            <w:rFonts w:hint="eastAsia"/>
          </w:rPr>
          <w:t>/</w:t>
        </w:r>
      </w:ins>
      <w:ins w:id="61" w:author="holfor4047" w:date="2019-04-30T13:41:00Z">
        <w:r w:rsidR="0095153F">
          <w:t>/</w:t>
        </w:r>
        <w:r w:rsidR="0095153F">
          <w:rPr>
            <w:rFonts w:hint="eastAsia"/>
          </w:rPr>
          <w:t>对于一个f</w:t>
        </w:r>
        <w:r w:rsidR="0095153F">
          <w:t>rame</w:t>
        </w:r>
        <w:r w:rsidR="00C41F06">
          <w:rPr>
            <w:rFonts w:hint="eastAsia"/>
          </w:rPr>
          <w:t>中</w:t>
        </w:r>
        <w:r w:rsidR="0095153F">
          <w:rPr>
            <w:rFonts w:hint="eastAsia"/>
          </w:rPr>
          <w:t>识别出多人的情况，相同f</w:t>
        </w:r>
        <w:r w:rsidR="0095153F">
          <w:t>rame</w:t>
        </w:r>
        <w:r w:rsidR="0095153F">
          <w:rPr>
            <w:rFonts w:hint="eastAsia"/>
          </w:rPr>
          <w:t>值会出现多条记录</w:t>
        </w:r>
      </w:ins>
    </w:p>
    <w:p w14:paraId="736DF2E9" w14:textId="3F52CD1D" w:rsidR="00EC4B05" w:rsidRDefault="007A7002" w:rsidP="00EC4B05">
      <w:pPr>
        <w:ind w:leftChars="200" w:left="420"/>
      </w:pPr>
      <w:r>
        <w:lastRenderedPageBreak/>
        <w:t>…</w:t>
      </w:r>
    </w:p>
    <w:p w14:paraId="5C0CBC92" w14:textId="77777777" w:rsidR="00802E07" w:rsidRDefault="007A7002" w:rsidP="00EC4B05">
      <w:pPr>
        <w:ind w:leftChars="100" w:left="210"/>
      </w:pPr>
      <w:r>
        <w:t>]</w:t>
      </w:r>
    </w:p>
    <w:p w14:paraId="6FAB047A" w14:textId="77777777" w:rsidR="00802E07" w:rsidRDefault="00802E07" w:rsidP="00E63098">
      <w:r>
        <w:t>}</w:t>
      </w:r>
    </w:p>
    <w:commentRangeEnd w:id="53"/>
    <w:p w14:paraId="0ED7BB8D" w14:textId="77777777" w:rsidR="007A7002" w:rsidRDefault="005A6C06" w:rsidP="00E63098">
      <w:r>
        <w:rPr>
          <w:rStyle w:val="a7"/>
        </w:rPr>
        <w:commentReference w:id="53"/>
      </w:r>
      <w:commentRangeEnd w:id="54"/>
      <w:r w:rsidR="00645F8F">
        <w:rPr>
          <w:rStyle w:val="a7"/>
        </w:rPr>
        <w:commentReference w:id="54"/>
      </w:r>
    </w:p>
    <w:p w14:paraId="0542D430" w14:textId="77777777" w:rsidR="007A7002" w:rsidRDefault="007A7002" w:rsidP="00E63098">
      <w:r w:rsidRPr="007A7002">
        <w:rPr>
          <w:noProof/>
        </w:rPr>
        <w:drawing>
          <wp:inline distT="0" distB="0" distL="0" distR="0" wp14:anchorId="398250CD" wp14:editId="57629B1E">
            <wp:extent cx="5270500" cy="61950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DF3F" w14:textId="77777777" w:rsidR="007866EE" w:rsidRDefault="007866EE" w:rsidP="00E63098"/>
    <w:p w14:paraId="07CB5B5E" w14:textId="77777777" w:rsidR="007866EE" w:rsidRDefault="00FC40C5" w:rsidP="00FC40C5">
      <w:pPr>
        <w:pStyle w:val="2"/>
      </w:pPr>
      <w:r>
        <w:rPr>
          <w:rFonts w:hint="eastAsia"/>
        </w:rPr>
        <w:t>单脚站立时长</w:t>
      </w:r>
    </w:p>
    <w:p w14:paraId="1F7CD2C8" w14:textId="77777777" w:rsidR="00FC40C5" w:rsidRDefault="00FC40C5" w:rsidP="00FC40C5">
      <w:r>
        <w:rPr>
          <w:rFonts w:hint="eastAsia"/>
        </w:rPr>
        <w:t>输入</w:t>
      </w:r>
    </w:p>
    <w:p w14:paraId="12AF0DE3" w14:textId="77777777" w:rsidR="00FC40C5" w:rsidRDefault="00FC40C5" w:rsidP="00FC40C5">
      <w:r>
        <w:rPr>
          <w:rFonts w:hint="eastAsia"/>
        </w:rPr>
        <w:t>地址：</w:t>
      </w:r>
      <w:r w:rsidRPr="00FC40C5">
        <w:rPr>
          <w:rFonts w:hint="eastAsia"/>
        </w:rPr>
        <w:t>h</w:t>
      </w:r>
      <w:r w:rsidRPr="00FC40C5">
        <w:t>ttp://IP:</w:t>
      </w:r>
      <w:r w:rsidRPr="00FC40C5">
        <w:rPr>
          <w:rFonts w:hint="eastAsia"/>
        </w:rPr>
        <w:t>Port</w:t>
      </w:r>
      <w:r w:rsidRPr="00FC40C5">
        <w:t>/</w:t>
      </w:r>
      <w:r w:rsidRPr="00FC40C5">
        <w:rPr>
          <w:rFonts w:hint="eastAsia"/>
        </w:rPr>
        <w:t>ai</w:t>
      </w:r>
      <w:r w:rsidR="00245922" w:rsidRPr="00FC40C5">
        <w:t>/</w:t>
      </w:r>
      <w:r w:rsidR="00245922">
        <w:rPr>
          <w:rFonts w:hint="eastAsia"/>
        </w:rPr>
        <w:t>alp</w:t>
      </w:r>
      <w:r w:rsidR="00245922">
        <w:t>hapose</w:t>
      </w:r>
      <w:r w:rsidRPr="00FC40C5">
        <w:t>/</w:t>
      </w:r>
      <w:r>
        <w:rPr>
          <w:rFonts w:hint="eastAsia"/>
        </w:rPr>
        <w:t>on</w:t>
      </w:r>
      <w:r>
        <w:t>eleg</w:t>
      </w:r>
      <w:r w:rsidR="00945FFD">
        <w:rPr>
          <w:rFonts w:hint="eastAsia"/>
        </w:rPr>
        <w:t>ed</w:t>
      </w:r>
      <w:r>
        <w:t>stand</w:t>
      </w:r>
      <w:r w:rsidRPr="00FC40C5">
        <w:t>/v1.0</w:t>
      </w:r>
    </w:p>
    <w:p w14:paraId="60B47F07" w14:textId="77777777" w:rsidR="00FC40C5" w:rsidRDefault="00FC40C5" w:rsidP="00FC40C5">
      <w:proofErr w:type="spellStart"/>
      <w:r>
        <w:rPr>
          <w:rFonts w:hint="eastAsia"/>
        </w:rPr>
        <w:t>M</w:t>
      </w:r>
      <w:r>
        <w:t>etohd</w:t>
      </w:r>
      <w:proofErr w:type="spellEnd"/>
      <w:r>
        <w:rPr>
          <w:rFonts w:hint="eastAsia"/>
        </w:rPr>
        <w:t>：P</w:t>
      </w:r>
      <w:r>
        <w:t>ost</w:t>
      </w:r>
    </w:p>
    <w:p w14:paraId="077A06EA" w14:textId="77777777" w:rsidR="00FC40C5" w:rsidRDefault="00FC40C5" w:rsidP="00FC40C5">
      <w:r>
        <w:rPr>
          <w:rFonts w:hint="eastAsia"/>
        </w:rPr>
        <w:t>参数：{</w:t>
      </w:r>
    </w:p>
    <w:p w14:paraId="6F67EA8A" w14:textId="77777777" w:rsidR="00FC40C5" w:rsidRDefault="00FC40C5" w:rsidP="00FC40C5">
      <w:r>
        <w:lastRenderedPageBreak/>
        <w:tab/>
      </w:r>
      <w:commentRangeStart w:id="62"/>
      <w:commentRangeStart w:id="63"/>
      <w:r>
        <w:t>“</w:t>
      </w:r>
      <w:proofErr w:type="spellStart"/>
      <w:r>
        <w:t>inputType</w:t>
      </w:r>
      <w:proofErr w:type="spellEnd"/>
      <w:r>
        <w:t>”:”video”</w:t>
      </w:r>
      <w:r>
        <w:rPr>
          <w:rFonts w:hint="eastAsia"/>
        </w:rPr>
        <w:t>，/</w:t>
      </w:r>
      <w:r>
        <w:t>/</w:t>
      </w:r>
      <w:r>
        <w:rPr>
          <w:rFonts w:hint="eastAsia"/>
        </w:rPr>
        <w:t>video或i</w:t>
      </w:r>
      <w:r>
        <w:t>mage</w:t>
      </w:r>
    </w:p>
    <w:p w14:paraId="009D9E6E" w14:textId="77777777" w:rsidR="00FC40C5" w:rsidRDefault="00FC40C5" w:rsidP="00FC40C5">
      <w:r>
        <w:tab/>
        <w:t>“</w:t>
      </w:r>
      <w:proofErr w:type="spellStart"/>
      <w:r>
        <w:t>framePerSecond</w:t>
      </w:r>
      <w:proofErr w:type="spellEnd"/>
      <w:r>
        <w:t>”</w:t>
      </w:r>
      <w:r>
        <w:rPr>
          <w:rFonts w:hint="eastAsia"/>
        </w:rPr>
        <w:t>:</w:t>
      </w:r>
      <w:r w:rsidR="00F44B40">
        <w:rPr>
          <w:rFonts w:hint="eastAsia"/>
        </w:rPr>
        <w:t>“</w:t>
      </w:r>
      <w:r>
        <w:t>-1</w:t>
      </w:r>
      <w:r w:rsidR="00F44B40">
        <w:t>“</w:t>
      </w:r>
      <w:r>
        <w:t>,//</w:t>
      </w:r>
      <w:r>
        <w:rPr>
          <w:rFonts w:hint="eastAsia"/>
        </w:rPr>
        <w:t>每秒抽取多少帧进行计算，-</w:t>
      </w:r>
      <w:r>
        <w:t>1</w:t>
      </w:r>
      <w:r>
        <w:rPr>
          <w:rFonts w:hint="eastAsia"/>
        </w:rPr>
        <w:t>为使用视频的原始帧率</w:t>
      </w:r>
      <w:commentRangeEnd w:id="62"/>
      <w:r w:rsidR="005A6C06">
        <w:rPr>
          <w:rStyle w:val="a7"/>
        </w:rPr>
        <w:commentReference w:id="62"/>
      </w:r>
      <w:commentRangeEnd w:id="63"/>
      <w:r w:rsidR="00645F8F">
        <w:rPr>
          <w:rStyle w:val="a7"/>
        </w:rPr>
        <w:commentReference w:id="63"/>
      </w:r>
    </w:p>
    <w:p w14:paraId="39D3A3D3" w14:textId="77777777" w:rsidR="00FC40C5" w:rsidRPr="009B0677" w:rsidRDefault="00FC40C5" w:rsidP="00FC40C5">
      <w:r>
        <w:t>}</w:t>
      </w:r>
    </w:p>
    <w:p w14:paraId="0740A289" w14:textId="77777777" w:rsidR="00FC40C5" w:rsidRDefault="00FC40C5" w:rsidP="00FC40C5">
      <w:r>
        <w:rPr>
          <w:rFonts w:hint="eastAsia"/>
        </w:rPr>
        <w:t>输出格式：</w:t>
      </w:r>
      <w:r>
        <w:t>json</w:t>
      </w:r>
    </w:p>
    <w:p w14:paraId="55A80848" w14:textId="77777777" w:rsidR="00FC40C5" w:rsidRDefault="00FC40C5" w:rsidP="00FC40C5">
      <w:r>
        <w:rPr>
          <w:rFonts w:hint="eastAsia"/>
        </w:rPr>
        <w:t>{</w:t>
      </w:r>
    </w:p>
    <w:p w14:paraId="2A5299EF" w14:textId="77777777" w:rsidR="00FC40C5" w:rsidRDefault="00FC40C5" w:rsidP="00FC40C5">
      <w:r>
        <w:t>{“</w:t>
      </w:r>
      <w:r w:rsidR="00130F1B">
        <w:t>seconds</w:t>
      </w:r>
      <w:r>
        <w:t>”:</w:t>
      </w:r>
      <w:r w:rsidR="00F44B40">
        <w:t>”</w:t>
      </w:r>
      <w:r w:rsidR="00130F1B">
        <w:t>15.21</w:t>
      </w:r>
      <w:r w:rsidR="00F44B40">
        <w:t>“</w:t>
      </w:r>
      <w:r w:rsidR="00130F1B">
        <w:rPr>
          <w:rFonts w:hint="eastAsia"/>
        </w:rPr>
        <w:t>，/</w:t>
      </w:r>
      <w:r w:rsidR="00130F1B">
        <w:t>/</w:t>
      </w:r>
      <w:r w:rsidR="009659D2">
        <w:rPr>
          <w:rFonts w:hint="eastAsia"/>
        </w:rPr>
        <w:t>单位：秒，</w:t>
      </w:r>
      <w:r w:rsidR="00130F1B">
        <w:rPr>
          <w:rFonts w:hint="eastAsia"/>
        </w:rPr>
        <w:t xml:space="preserve">考虑到视频每秒帧数，结果精确到两位小数 </w:t>
      </w:r>
      <w:r>
        <w:t>}</w:t>
      </w:r>
    </w:p>
    <w:p w14:paraId="3DE82F41" w14:textId="77777777" w:rsidR="00FC40C5" w:rsidRDefault="00FC40C5" w:rsidP="00FC40C5">
      <w:r>
        <w:t>}</w:t>
      </w:r>
    </w:p>
    <w:p w14:paraId="0F69AAC1" w14:textId="77777777" w:rsidR="007866EE" w:rsidRDefault="007866EE" w:rsidP="00E63098"/>
    <w:p w14:paraId="63C8754B" w14:textId="77777777" w:rsidR="007F26FB" w:rsidRDefault="007F26FB" w:rsidP="007F26FB">
      <w:pPr>
        <w:pStyle w:val="2"/>
      </w:pPr>
      <w:r>
        <w:rPr>
          <w:rFonts w:hint="eastAsia"/>
        </w:rPr>
        <w:t>单脚站立时身体摆动频率</w:t>
      </w:r>
    </w:p>
    <w:p w14:paraId="1C48AD84" w14:textId="77777777" w:rsidR="007F26FB" w:rsidRDefault="007F26FB" w:rsidP="007F26FB">
      <w:r>
        <w:rPr>
          <w:rFonts w:hint="eastAsia"/>
        </w:rPr>
        <w:t>输入</w:t>
      </w:r>
    </w:p>
    <w:p w14:paraId="2B3570AE" w14:textId="77777777" w:rsidR="007F26FB" w:rsidRDefault="007F26FB" w:rsidP="007F26FB">
      <w:r>
        <w:rPr>
          <w:rFonts w:hint="eastAsia"/>
        </w:rPr>
        <w:t>地址：</w:t>
      </w:r>
      <w:r w:rsidRPr="00FC40C5">
        <w:rPr>
          <w:rFonts w:hint="eastAsia"/>
        </w:rPr>
        <w:t>h</w:t>
      </w:r>
      <w:r w:rsidRPr="00FC40C5">
        <w:t>ttp://IP:</w:t>
      </w:r>
      <w:r w:rsidRPr="00FC40C5">
        <w:rPr>
          <w:rFonts w:hint="eastAsia"/>
        </w:rPr>
        <w:t>Port</w:t>
      </w:r>
      <w:r w:rsidRPr="00FC40C5">
        <w:t>/</w:t>
      </w:r>
      <w:r w:rsidRPr="00FC40C5">
        <w:rPr>
          <w:rFonts w:hint="eastAsia"/>
        </w:rPr>
        <w:t>ai</w:t>
      </w:r>
      <w:r w:rsidR="00245922" w:rsidRPr="00FC40C5">
        <w:t>/</w:t>
      </w:r>
      <w:r w:rsidR="00245922">
        <w:rPr>
          <w:rFonts w:hint="eastAsia"/>
        </w:rPr>
        <w:t>alp</w:t>
      </w:r>
      <w:r w:rsidR="00245922">
        <w:t>hapose</w:t>
      </w:r>
      <w:r w:rsidRPr="00FC40C5">
        <w:t>/</w:t>
      </w:r>
      <w:r w:rsidR="00945FFD" w:rsidRPr="00050B7F">
        <w:t>sw</w:t>
      </w:r>
      <w:r w:rsidR="00945FFD">
        <w:t>ingfrequency</w:t>
      </w:r>
      <w:r w:rsidRPr="00FC40C5">
        <w:t>/v1.0</w:t>
      </w:r>
    </w:p>
    <w:p w14:paraId="3C3080E1" w14:textId="77777777" w:rsidR="007F26FB" w:rsidRDefault="007F26FB" w:rsidP="007F26FB">
      <w:proofErr w:type="spellStart"/>
      <w:r>
        <w:rPr>
          <w:rFonts w:hint="eastAsia"/>
        </w:rPr>
        <w:t>M</w:t>
      </w:r>
      <w:r>
        <w:t>etohd</w:t>
      </w:r>
      <w:proofErr w:type="spellEnd"/>
      <w:r>
        <w:rPr>
          <w:rFonts w:hint="eastAsia"/>
        </w:rPr>
        <w:t>：P</w:t>
      </w:r>
      <w:r>
        <w:t>ost</w:t>
      </w:r>
    </w:p>
    <w:p w14:paraId="2BCCFE06" w14:textId="77777777" w:rsidR="007F26FB" w:rsidRDefault="007F26FB" w:rsidP="007F26FB">
      <w:r>
        <w:rPr>
          <w:rFonts w:hint="eastAsia"/>
        </w:rPr>
        <w:t>参数：{</w:t>
      </w:r>
    </w:p>
    <w:p w14:paraId="7239EE30" w14:textId="77777777" w:rsidR="007F26FB" w:rsidRDefault="007F26FB" w:rsidP="007F26FB">
      <w:r>
        <w:tab/>
      </w:r>
      <w:commentRangeStart w:id="66"/>
      <w:commentRangeStart w:id="67"/>
      <w:r>
        <w:t>“</w:t>
      </w:r>
      <w:proofErr w:type="spellStart"/>
      <w:r>
        <w:t>inputType</w:t>
      </w:r>
      <w:proofErr w:type="spellEnd"/>
      <w:r>
        <w:t>”:”video”</w:t>
      </w:r>
      <w:r>
        <w:rPr>
          <w:rFonts w:hint="eastAsia"/>
        </w:rPr>
        <w:t>，/</w:t>
      </w:r>
      <w:r>
        <w:t>/</w:t>
      </w:r>
      <w:r>
        <w:rPr>
          <w:rFonts w:hint="eastAsia"/>
        </w:rPr>
        <w:t>video或i</w:t>
      </w:r>
      <w:r>
        <w:t>mage</w:t>
      </w:r>
    </w:p>
    <w:p w14:paraId="3373A89D" w14:textId="77777777" w:rsidR="007F26FB" w:rsidRDefault="007F26FB" w:rsidP="007F26FB">
      <w:r>
        <w:tab/>
        <w:t>“</w:t>
      </w:r>
      <w:proofErr w:type="spellStart"/>
      <w:r>
        <w:t>framePerSecond</w:t>
      </w:r>
      <w:proofErr w:type="spellEnd"/>
      <w:r>
        <w:t>”</w:t>
      </w:r>
      <w:r>
        <w:rPr>
          <w:rFonts w:hint="eastAsia"/>
        </w:rPr>
        <w:t>:</w:t>
      </w:r>
      <w:r w:rsidR="00F44B40">
        <w:rPr>
          <w:rFonts w:hint="eastAsia"/>
        </w:rPr>
        <w:t>“</w:t>
      </w:r>
      <w:r>
        <w:t>-1</w:t>
      </w:r>
      <w:r w:rsidR="00F44B40">
        <w:t>”</w:t>
      </w:r>
      <w:r>
        <w:t>,//</w:t>
      </w:r>
      <w:r>
        <w:rPr>
          <w:rFonts w:hint="eastAsia"/>
        </w:rPr>
        <w:t>每秒抽取多少帧进行计算，-</w:t>
      </w:r>
      <w:r>
        <w:t>1</w:t>
      </w:r>
      <w:r>
        <w:rPr>
          <w:rFonts w:hint="eastAsia"/>
        </w:rPr>
        <w:t>为使用视频的原始帧率</w:t>
      </w:r>
      <w:commentRangeEnd w:id="66"/>
      <w:r w:rsidR="004B529E">
        <w:rPr>
          <w:rStyle w:val="a7"/>
        </w:rPr>
        <w:commentReference w:id="66"/>
      </w:r>
      <w:commentRangeEnd w:id="67"/>
      <w:r w:rsidR="00645F8F">
        <w:rPr>
          <w:rStyle w:val="a7"/>
        </w:rPr>
        <w:commentReference w:id="67"/>
      </w:r>
    </w:p>
    <w:p w14:paraId="77186E91" w14:textId="77777777" w:rsidR="007F26FB" w:rsidRPr="009B0677" w:rsidRDefault="007F26FB" w:rsidP="007F26FB">
      <w:r>
        <w:t>}</w:t>
      </w:r>
    </w:p>
    <w:p w14:paraId="7F56A137" w14:textId="77777777" w:rsidR="007F26FB" w:rsidRDefault="007F26FB" w:rsidP="007F26FB">
      <w:r>
        <w:rPr>
          <w:rFonts w:hint="eastAsia"/>
        </w:rPr>
        <w:t>输出格式：</w:t>
      </w:r>
      <w:r>
        <w:t>json</w:t>
      </w:r>
    </w:p>
    <w:p w14:paraId="3973B497" w14:textId="77777777" w:rsidR="007F26FB" w:rsidRDefault="007F26FB" w:rsidP="007F26FB">
      <w:r>
        <w:rPr>
          <w:rFonts w:hint="eastAsia"/>
        </w:rPr>
        <w:t>{</w:t>
      </w:r>
    </w:p>
    <w:p w14:paraId="26E3D734" w14:textId="77777777" w:rsidR="007F26FB" w:rsidRDefault="007F26FB" w:rsidP="007F26FB">
      <w:r>
        <w:t>{“</w:t>
      </w:r>
      <w:r w:rsidR="009659D2">
        <w:t>frequency</w:t>
      </w:r>
      <w:r>
        <w:t>”:</w:t>
      </w:r>
      <w:r w:rsidR="00F44B40">
        <w:t>“</w:t>
      </w:r>
      <w:r w:rsidR="00EF31C5">
        <w:t>1</w:t>
      </w:r>
      <w:r w:rsidR="009659D2">
        <w:t>.1</w:t>
      </w:r>
      <w:r w:rsidR="00F44B40">
        <w:t>”</w:t>
      </w:r>
      <w:r>
        <w:rPr>
          <w:rFonts w:hint="eastAsia"/>
        </w:rPr>
        <w:t>，/</w:t>
      </w:r>
      <w:r>
        <w:t>/</w:t>
      </w:r>
      <w:r w:rsidR="009659D2">
        <w:rPr>
          <w:rFonts w:hint="eastAsia"/>
        </w:rPr>
        <w:t>单位：次/秒</w:t>
      </w:r>
      <w:r>
        <w:rPr>
          <w:rFonts w:hint="eastAsia"/>
        </w:rPr>
        <w:t>，结果精确到</w:t>
      </w:r>
      <w:r w:rsidR="00264348">
        <w:rPr>
          <w:rFonts w:hint="eastAsia"/>
        </w:rPr>
        <w:t>一</w:t>
      </w:r>
      <w:r>
        <w:rPr>
          <w:rFonts w:hint="eastAsia"/>
        </w:rPr>
        <w:t xml:space="preserve">位小数 </w:t>
      </w:r>
      <w:r>
        <w:t>}</w:t>
      </w:r>
    </w:p>
    <w:p w14:paraId="0DC3B146" w14:textId="77777777" w:rsidR="007F26FB" w:rsidRDefault="007F26FB" w:rsidP="007F26FB">
      <w:r>
        <w:t>}</w:t>
      </w:r>
    </w:p>
    <w:p w14:paraId="27747391" w14:textId="77777777" w:rsidR="007F26FB" w:rsidRPr="007F26FB" w:rsidRDefault="007F26FB" w:rsidP="00E63098"/>
    <w:sectPr w:rsidR="007F26FB" w:rsidRPr="007F26FB" w:rsidSect="00620CF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0" w:author="King poet" w:date="2019-04-29T10:39:00Z" w:initials="Kp">
    <w:p w14:paraId="22E72E2B" w14:textId="77777777" w:rsidR="005A6C06" w:rsidRDefault="005A6C0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能否兼容video和image两种模式，目前需求是image，但未来video的需求也是有的。</w:t>
      </w:r>
    </w:p>
  </w:comment>
  <w:comment w:id="51" w:author="holfor4047" w:date="2019-04-29T13:59:00Z" w:initials="h">
    <w:p w14:paraId="38E0E625" w14:textId="112F6BDF" w:rsidR="00645F8F" w:rsidRDefault="00645F8F">
      <w:pPr>
        <w:pStyle w:val="a8"/>
      </w:pPr>
      <w:r>
        <w:rPr>
          <w:rStyle w:val="a7"/>
        </w:rPr>
        <w:annotationRef/>
      </w:r>
      <w:r w:rsidR="008546F0">
        <w:rPr>
          <w:rFonts w:hint="eastAsia"/>
        </w:rPr>
        <w:t>可以支持</w:t>
      </w:r>
      <w:r>
        <w:t>image</w:t>
      </w:r>
      <w:r>
        <w:rPr>
          <w:rFonts w:hint="eastAsia"/>
        </w:rPr>
        <w:t>和v</w:t>
      </w:r>
      <w:r>
        <w:t>ideo</w:t>
      </w:r>
      <w:r>
        <w:rPr>
          <w:rFonts w:hint="eastAsia"/>
        </w:rPr>
        <w:t>两种</w:t>
      </w:r>
      <w:r w:rsidR="00E27263">
        <w:rPr>
          <w:rFonts w:hint="eastAsia"/>
        </w:rPr>
        <w:t>模式</w:t>
      </w:r>
    </w:p>
  </w:comment>
  <w:comment w:id="53" w:author="King poet" w:date="2019-04-29T10:34:00Z" w:initials="Kp">
    <w:p w14:paraId="19E2EC7C" w14:textId="77777777" w:rsidR="005A6C06" w:rsidRDefault="005A6C0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返回参数中能否带有照片中人的个数信息，以每个人进行POS标注。如：</w:t>
      </w:r>
    </w:p>
    <w:p w14:paraId="319701C0" w14:textId="77777777" w:rsidR="005A6C06" w:rsidRDefault="005A6C06">
      <w:pPr>
        <w:pStyle w:val="a8"/>
      </w:pPr>
      <w:r>
        <w:rPr>
          <w:rFonts w:hint="eastAsia"/>
        </w:rPr>
        <w:t>{</w:t>
      </w:r>
      <w:r>
        <w:t>“people_num”:3,</w:t>
      </w:r>
    </w:p>
    <w:p w14:paraId="092AFF24" w14:textId="77777777" w:rsidR="005A6C06" w:rsidRDefault="005A6C06">
      <w:pPr>
        <w:pStyle w:val="a8"/>
      </w:pPr>
      <w:r>
        <w:rPr>
          <w:rFonts w:hint="eastAsia"/>
        </w:rPr>
        <w:t xml:space="preserve"> </w:t>
      </w:r>
      <w:r>
        <w:t>“frame”</w:t>
      </w:r>
      <w:proofErr w:type="gramStart"/>
      <w:r>
        <w:t>:”</w:t>
      </w:r>
      <w:proofErr w:type="spellStart"/>
      <w:r>
        <w:t>frame</w:t>
      </w:r>
      <w:proofErr w:type="gramEnd"/>
      <w:r>
        <w:t>_xxx</w:t>
      </w:r>
      <w:proofErr w:type="spellEnd"/>
      <w:r>
        <w:t>”</w:t>
      </w:r>
    </w:p>
    <w:p w14:paraId="518ABA21" w14:textId="77777777" w:rsidR="005A6C06" w:rsidRDefault="005A6C06">
      <w:pPr>
        <w:pStyle w:val="a8"/>
      </w:pPr>
      <w:r>
        <w:t xml:space="preserve"> “result</w:t>
      </w:r>
      <w:proofErr w:type="gramStart"/>
      <w:r>
        <w:t>”:[</w:t>
      </w:r>
      <w:proofErr w:type="gramEnd"/>
    </w:p>
    <w:p w14:paraId="52136AB7" w14:textId="77777777" w:rsidR="005A6C06" w:rsidRDefault="005A6C06">
      <w:pPr>
        <w:pStyle w:val="a8"/>
      </w:pPr>
      <w:r>
        <w:rPr>
          <w:rFonts w:hint="eastAsia"/>
        </w:rPr>
        <w:t xml:space="preserve"> </w:t>
      </w:r>
      <w:r>
        <w:t xml:space="preserve">  {</w:t>
      </w:r>
    </w:p>
    <w:p w14:paraId="4DF1C971" w14:textId="77777777" w:rsidR="005A6C06" w:rsidRDefault="005A6C06">
      <w:pPr>
        <w:pStyle w:val="a8"/>
      </w:pPr>
      <w:r>
        <w:rPr>
          <w:rFonts w:hint="eastAsia"/>
        </w:rPr>
        <w:t xml:space="preserve"> </w:t>
      </w:r>
      <w:r>
        <w:t xml:space="preserve">    “pos1”:</w:t>
      </w:r>
    </w:p>
    <w:p w14:paraId="4FC9E185" w14:textId="77777777" w:rsidR="005A6C06" w:rsidRDefault="005A6C06">
      <w:pPr>
        <w:pStyle w:val="a8"/>
      </w:pPr>
      <w:r>
        <w:t xml:space="preserve">      {</w:t>
      </w:r>
    </w:p>
    <w:p w14:paraId="0EDD939F" w14:textId="77777777" w:rsidR="005A6C06" w:rsidRDefault="005A6C06">
      <w:pPr>
        <w:pStyle w:val="a8"/>
      </w:pPr>
      <w:r>
        <w:rPr>
          <w:rFonts w:hint="eastAsia"/>
        </w:rPr>
        <w:t xml:space="preserve"> </w:t>
      </w:r>
      <w:r>
        <w:t xml:space="preserve">       “x”:146.33256,</w:t>
      </w:r>
    </w:p>
    <w:p w14:paraId="6574E83E" w14:textId="77777777" w:rsidR="005A6C06" w:rsidRDefault="005A6C06">
      <w:pPr>
        <w:pStyle w:val="a8"/>
      </w:pPr>
      <w:r>
        <w:rPr>
          <w:rFonts w:hint="eastAsia"/>
        </w:rPr>
        <w:t xml:space="preserve"> </w:t>
      </w:r>
      <w:r>
        <w:t xml:space="preserve">       “y”:20.115455</w:t>
      </w:r>
    </w:p>
    <w:p w14:paraId="50FE762D" w14:textId="77777777" w:rsidR="005A6C06" w:rsidRDefault="005A6C06">
      <w:pPr>
        <w:pStyle w:val="a8"/>
      </w:pPr>
      <w:r>
        <w:t xml:space="preserve">      },</w:t>
      </w:r>
    </w:p>
    <w:p w14:paraId="4D088C84" w14:textId="77777777" w:rsidR="005A6C06" w:rsidRDefault="005A6C06">
      <w:pPr>
        <w:pStyle w:val="a8"/>
      </w:pPr>
      <w:r>
        <w:rPr>
          <w:rFonts w:hint="eastAsia"/>
        </w:rPr>
        <w:t xml:space="preserve"> </w:t>
      </w:r>
      <w:r>
        <w:t xml:space="preserve">     “</w:t>
      </w:r>
      <w:proofErr w:type="spellStart"/>
      <w:proofErr w:type="gramStart"/>
      <w:r>
        <w:t>posx</w:t>
      </w:r>
      <w:proofErr w:type="spellEnd"/>
      <w:r>
        <w:t>”{</w:t>
      </w:r>
      <w:proofErr w:type="gramEnd"/>
      <w:r>
        <w:t>…}</w:t>
      </w:r>
    </w:p>
    <w:p w14:paraId="5C037A92" w14:textId="77777777" w:rsidR="005A6C06" w:rsidRDefault="005A6C06">
      <w:pPr>
        <w:pStyle w:val="a8"/>
      </w:pPr>
      <w:r>
        <w:t xml:space="preserve">   },</w:t>
      </w:r>
    </w:p>
    <w:p w14:paraId="0C820BFB" w14:textId="77777777" w:rsidR="005A6C06" w:rsidRDefault="005A6C06">
      <w:pPr>
        <w:pStyle w:val="a8"/>
      </w:pPr>
      <w:r>
        <w:rPr>
          <w:rFonts w:hint="eastAsia"/>
        </w:rPr>
        <w:t xml:space="preserve"> </w:t>
      </w:r>
      <w:r>
        <w:t xml:space="preserve">  {…}</w:t>
      </w:r>
      <w:r w:rsidR="004B529E">
        <w:rPr>
          <w:rFonts w:hint="eastAsia"/>
        </w:rPr>
        <w:t>，</w:t>
      </w:r>
    </w:p>
    <w:p w14:paraId="741266F6" w14:textId="77777777" w:rsidR="004B529E" w:rsidRDefault="004B529E">
      <w:pPr>
        <w:pStyle w:val="a8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{</w:t>
      </w:r>
      <w:r>
        <w:t>…</w:t>
      </w:r>
      <w:r>
        <w:rPr>
          <w:rFonts w:hint="eastAsia"/>
        </w:rPr>
        <w:t>}</w:t>
      </w:r>
    </w:p>
    <w:p w14:paraId="0104CFDA" w14:textId="77777777" w:rsidR="005A6C06" w:rsidRDefault="005A6C06">
      <w:pPr>
        <w:pStyle w:val="a8"/>
      </w:pPr>
      <w:r>
        <w:t xml:space="preserve">  ]</w:t>
      </w:r>
    </w:p>
    <w:p w14:paraId="30A681A3" w14:textId="77777777" w:rsidR="005A6C06" w:rsidRDefault="005A6C06">
      <w:pPr>
        <w:pStyle w:val="a8"/>
      </w:pPr>
      <w:r>
        <w:rPr>
          <w:rFonts w:hint="eastAsia"/>
        </w:rPr>
        <w:t>}</w:t>
      </w:r>
    </w:p>
  </w:comment>
  <w:comment w:id="54" w:author="holfor4047" w:date="2019-04-29T13:59:00Z" w:initials="h">
    <w:p w14:paraId="31B740C0" w14:textId="365D1C08" w:rsidR="00645F8F" w:rsidRDefault="00645F8F">
      <w:pPr>
        <w:pStyle w:val="a8"/>
      </w:pPr>
      <w:r>
        <w:rPr>
          <w:rStyle w:val="a7"/>
        </w:rPr>
        <w:annotationRef/>
      </w:r>
      <w:r w:rsidR="003344B6">
        <w:rPr>
          <w:rFonts w:hint="eastAsia"/>
        </w:rPr>
        <w:t>增加了</w:t>
      </w:r>
      <w:proofErr w:type="spellStart"/>
      <w:r w:rsidR="003344B6">
        <w:rPr>
          <w:rFonts w:hint="eastAsia"/>
        </w:rPr>
        <w:t>s</w:t>
      </w:r>
      <w:r w:rsidR="003344B6">
        <w:t>ubject</w:t>
      </w:r>
      <w:r w:rsidR="00951B2E">
        <w:t>Number</w:t>
      </w:r>
      <w:proofErr w:type="spellEnd"/>
      <w:r w:rsidR="003344B6">
        <w:rPr>
          <w:rFonts w:hint="eastAsia"/>
        </w:rPr>
        <w:t>参数，可以每帧返回多条记录（每条1</w:t>
      </w:r>
      <w:r w:rsidR="003344B6">
        <w:t>7</w:t>
      </w:r>
      <w:r w:rsidR="003344B6">
        <w:rPr>
          <w:rFonts w:hint="eastAsia"/>
        </w:rPr>
        <w:t>个点），</w:t>
      </w:r>
      <w:r w:rsidR="00F0340F">
        <w:rPr>
          <w:rFonts w:hint="eastAsia"/>
        </w:rPr>
        <w:t>但无法做到对每个人的跨帧追踪</w:t>
      </w:r>
    </w:p>
  </w:comment>
  <w:comment w:id="62" w:author="King poet" w:date="2019-04-29T10:41:00Z" w:initials="Kp">
    <w:p w14:paraId="7EC820D4" w14:textId="77777777" w:rsidR="005A6C06" w:rsidRDefault="005A6C06">
      <w:pPr>
        <w:pStyle w:val="a8"/>
      </w:pPr>
      <w:r>
        <w:rPr>
          <w:rStyle w:val="a7"/>
        </w:rPr>
        <w:annotationRef/>
      </w:r>
      <w:bookmarkStart w:id="64" w:name="_Hlk7426955"/>
      <w:bookmarkStart w:id="65" w:name="_Hlk7426956"/>
      <w:r>
        <w:rPr>
          <w:rFonts w:hint="eastAsia"/>
        </w:rPr>
        <w:t>因为考虑是时长，个人理解应该只有video，没有image</w:t>
      </w:r>
      <w:r w:rsidR="004B529E">
        <w:rPr>
          <w:rFonts w:hint="eastAsia"/>
        </w:rPr>
        <w:t>。</w:t>
      </w:r>
      <w:bookmarkEnd w:id="64"/>
      <w:bookmarkEnd w:id="65"/>
    </w:p>
  </w:comment>
  <w:comment w:id="63" w:author="holfor4047" w:date="2019-04-29T14:04:00Z" w:initials="h">
    <w:p w14:paraId="0F21F41F" w14:textId="7878C319" w:rsidR="00645F8F" w:rsidRDefault="00645F8F">
      <w:pPr>
        <w:pStyle w:val="a8"/>
      </w:pPr>
      <w:r>
        <w:rPr>
          <w:rStyle w:val="a7"/>
        </w:rPr>
        <w:annotationRef/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如果是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video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，就是从视频开始到结束，进行计算。如果是图片，会按图片的的顺序进行计算。</w:t>
      </w:r>
    </w:p>
  </w:comment>
  <w:comment w:id="66" w:author="King poet" w:date="2019-04-29T10:42:00Z" w:initials="Kp">
    <w:p w14:paraId="5EA06FD2" w14:textId="77777777" w:rsidR="004B529E" w:rsidRPr="004B529E" w:rsidRDefault="004B529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因为考虑是时长，个人理解应该只有video，没有image。</w:t>
      </w:r>
    </w:p>
  </w:comment>
  <w:comment w:id="67" w:author="holfor4047" w:date="2019-04-29T14:04:00Z" w:initials="h">
    <w:p w14:paraId="01B49773" w14:textId="6C9A41FF" w:rsidR="00645F8F" w:rsidRDefault="00645F8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同上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2E72E2B" w15:done="0"/>
  <w15:commentEx w15:paraId="38E0E625" w15:paraIdParent="22E72E2B" w15:done="0"/>
  <w15:commentEx w15:paraId="30A681A3" w15:done="0"/>
  <w15:commentEx w15:paraId="31B740C0" w15:paraIdParent="30A681A3" w15:done="0"/>
  <w15:commentEx w15:paraId="7EC820D4" w15:done="0"/>
  <w15:commentEx w15:paraId="0F21F41F" w15:paraIdParent="7EC820D4" w15:done="0"/>
  <w15:commentEx w15:paraId="5EA06FD2" w15:done="0"/>
  <w15:commentEx w15:paraId="01B49773" w15:paraIdParent="5EA06FD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2E72E2B" w16cid:durableId="207152FB"/>
  <w16cid:commentId w16cid:paraId="38E0E625" w16cid:durableId="207181B4"/>
  <w16cid:commentId w16cid:paraId="30A681A3" w16cid:durableId="207151B1"/>
  <w16cid:commentId w16cid:paraId="31B740C0" w16cid:durableId="207181D0"/>
  <w16cid:commentId w16cid:paraId="7EC820D4" w16cid:durableId="20715349"/>
  <w16cid:commentId w16cid:paraId="0F21F41F" w16cid:durableId="207182F1"/>
  <w16cid:commentId w16cid:paraId="5EA06FD2" w16cid:durableId="2071538C"/>
  <w16cid:commentId w16cid:paraId="01B49773" w16cid:durableId="207182F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D0CD3"/>
    <w:multiLevelType w:val="hybridMultilevel"/>
    <w:tmpl w:val="71CAF292"/>
    <w:lvl w:ilvl="0" w:tplc="E4F29428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7C64A0"/>
    <w:multiLevelType w:val="hybridMultilevel"/>
    <w:tmpl w:val="AF5CF372"/>
    <w:lvl w:ilvl="0" w:tplc="3BA804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B62DDD"/>
    <w:multiLevelType w:val="hybridMultilevel"/>
    <w:tmpl w:val="7DB409BA"/>
    <w:lvl w:ilvl="0" w:tplc="C60063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296456"/>
    <w:multiLevelType w:val="hybridMultilevel"/>
    <w:tmpl w:val="9C724D22"/>
    <w:lvl w:ilvl="0" w:tplc="1B587BB6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570DCE"/>
    <w:multiLevelType w:val="multilevel"/>
    <w:tmpl w:val="AF5CF37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9461FE"/>
    <w:multiLevelType w:val="hybridMultilevel"/>
    <w:tmpl w:val="460CC3BA"/>
    <w:lvl w:ilvl="0" w:tplc="2520A3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CB1662"/>
    <w:multiLevelType w:val="hybridMultilevel"/>
    <w:tmpl w:val="DD385A92"/>
    <w:lvl w:ilvl="0" w:tplc="8A1839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lfor4047">
    <w15:presenceInfo w15:providerId="AD" w15:userId="S::morebau@office-2016.ml::5fa32a16-0eda-4b01-bd38-6cd7d096aadb"/>
  </w15:person>
  <w15:person w15:author="King poet">
    <w15:presenceInfo w15:providerId="Windows Live" w15:userId="0929d402660e09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D6C"/>
    <w:rsid w:val="00004F41"/>
    <w:rsid w:val="00050B7F"/>
    <w:rsid w:val="000B2815"/>
    <w:rsid w:val="000C7F76"/>
    <w:rsid w:val="001002A8"/>
    <w:rsid w:val="00130F1B"/>
    <w:rsid w:val="001603AB"/>
    <w:rsid w:val="0016069E"/>
    <w:rsid w:val="0017231F"/>
    <w:rsid w:val="001D774C"/>
    <w:rsid w:val="001E4C6B"/>
    <w:rsid w:val="00214396"/>
    <w:rsid w:val="00245922"/>
    <w:rsid w:val="00264348"/>
    <w:rsid w:val="00272B5D"/>
    <w:rsid w:val="0028031B"/>
    <w:rsid w:val="00296607"/>
    <w:rsid w:val="002D040C"/>
    <w:rsid w:val="002E7882"/>
    <w:rsid w:val="003344B6"/>
    <w:rsid w:val="003803B2"/>
    <w:rsid w:val="003D6CF7"/>
    <w:rsid w:val="00407D6C"/>
    <w:rsid w:val="00450B97"/>
    <w:rsid w:val="00461E12"/>
    <w:rsid w:val="004926F8"/>
    <w:rsid w:val="004B529E"/>
    <w:rsid w:val="004D3783"/>
    <w:rsid w:val="0050339C"/>
    <w:rsid w:val="0057202D"/>
    <w:rsid w:val="005A6C06"/>
    <w:rsid w:val="005F3EC2"/>
    <w:rsid w:val="00620CFC"/>
    <w:rsid w:val="006427ED"/>
    <w:rsid w:val="00645F8F"/>
    <w:rsid w:val="006547FC"/>
    <w:rsid w:val="00656679"/>
    <w:rsid w:val="007866EE"/>
    <w:rsid w:val="007A327B"/>
    <w:rsid w:val="007A7002"/>
    <w:rsid w:val="007F26FB"/>
    <w:rsid w:val="00802E07"/>
    <w:rsid w:val="00830417"/>
    <w:rsid w:val="008414F0"/>
    <w:rsid w:val="008546F0"/>
    <w:rsid w:val="008570E9"/>
    <w:rsid w:val="008918E0"/>
    <w:rsid w:val="00926BB0"/>
    <w:rsid w:val="0093289E"/>
    <w:rsid w:val="00945FFD"/>
    <w:rsid w:val="0095153F"/>
    <w:rsid w:val="00951B2E"/>
    <w:rsid w:val="009659D2"/>
    <w:rsid w:val="009A0CC9"/>
    <w:rsid w:val="009B0677"/>
    <w:rsid w:val="00A21053"/>
    <w:rsid w:val="00A6066B"/>
    <w:rsid w:val="00A92E0B"/>
    <w:rsid w:val="00AD4CFB"/>
    <w:rsid w:val="00AF7521"/>
    <w:rsid w:val="00B05ABE"/>
    <w:rsid w:val="00B77F58"/>
    <w:rsid w:val="00B85AB6"/>
    <w:rsid w:val="00BB1A97"/>
    <w:rsid w:val="00BD1140"/>
    <w:rsid w:val="00BD4703"/>
    <w:rsid w:val="00BD6CD8"/>
    <w:rsid w:val="00C41F06"/>
    <w:rsid w:val="00C469AD"/>
    <w:rsid w:val="00C528B3"/>
    <w:rsid w:val="00C60415"/>
    <w:rsid w:val="00D41051"/>
    <w:rsid w:val="00D6357A"/>
    <w:rsid w:val="00D81CD2"/>
    <w:rsid w:val="00D86A66"/>
    <w:rsid w:val="00DB0ACC"/>
    <w:rsid w:val="00DB382A"/>
    <w:rsid w:val="00DD1378"/>
    <w:rsid w:val="00E0089C"/>
    <w:rsid w:val="00E27263"/>
    <w:rsid w:val="00E3610D"/>
    <w:rsid w:val="00E612C6"/>
    <w:rsid w:val="00E63098"/>
    <w:rsid w:val="00E66B9A"/>
    <w:rsid w:val="00EC4B05"/>
    <w:rsid w:val="00EC5A4D"/>
    <w:rsid w:val="00EE4D7A"/>
    <w:rsid w:val="00EF1C08"/>
    <w:rsid w:val="00EF31C5"/>
    <w:rsid w:val="00F0340F"/>
    <w:rsid w:val="00F25ED0"/>
    <w:rsid w:val="00F338A5"/>
    <w:rsid w:val="00F33C62"/>
    <w:rsid w:val="00F44B40"/>
    <w:rsid w:val="00FC40C5"/>
    <w:rsid w:val="00FF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FC6F"/>
  <w15:chartTrackingRefBased/>
  <w15:docId w15:val="{C02CCC9D-1AE4-ED4A-89A5-2542CD3E9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7D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40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7D6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3289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B0677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9B0677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7A7002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A7002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C40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annotation reference"/>
    <w:basedOn w:val="a0"/>
    <w:uiPriority w:val="99"/>
    <w:semiHidden/>
    <w:unhideWhenUsed/>
    <w:rsid w:val="005A6C06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5A6C06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5A6C06"/>
  </w:style>
  <w:style w:type="paragraph" w:styleId="aa">
    <w:name w:val="annotation subject"/>
    <w:basedOn w:val="a8"/>
    <w:next w:val="a8"/>
    <w:link w:val="ab"/>
    <w:uiPriority w:val="99"/>
    <w:semiHidden/>
    <w:unhideWhenUsed/>
    <w:rsid w:val="005A6C06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5A6C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46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theme" Target="theme/theme1.xml"/><Relationship Id="rId5" Type="http://schemas.openxmlformats.org/officeDocument/2006/relationships/comments" Target="comments.xml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holfor4047</dc:creator>
  <cp:keywords/>
  <dc:description/>
  <cp:lastModifiedBy>holfor4047</cp:lastModifiedBy>
  <cp:revision>90</cp:revision>
  <dcterms:created xsi:type="dcterms:W3CDTF">2019-04-28T01:59:00Z</dcterms:created>
  <dcterms:modified xsi:type="dcterms:W3CDTF">2019-04-30T05:43:00Z</dcterms:modified>
</cp:coreProperties>
</file>